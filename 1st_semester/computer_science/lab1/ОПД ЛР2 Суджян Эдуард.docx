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left="218" w:firstLine="184.99999999999997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080" w:line="240" w:lineRule="auto"/>
        <w:ind w:left="880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«Национальная научно-образовательная корпорация ИТМО»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910" w:line="240" w:lineRule="auto"/>
        <w:ind w:left="10" w:hanging="1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 программной инженерии и компьютерной техники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Отчет по лабораторной работе на тему: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ind w:left="10" w:hanging="10"/>
        <w:jc w:val="center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«Исследование работы БЭВМ»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4602" w:line="240" w:lineRule="auto"/>
        <w:ind w:left="10" w:hanging="10"/>
        <w:jc w:val="center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Номер варианта: 10104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ind w:left="10" w:right="-15" w:hanging="1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Выполнил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65" w:lineRule="auto"/>
        <w:ind w:left="10" w:right="-15" w:hanging="1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Суджян Э.Э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6" w:line="265" w:lineRule="auto"/>
        <w:ind w:left="10" w:right="-15" w:hanging="1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Группа: P3121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ind w:left="10" w:right="-15" w:hanging="1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Проверила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20" w:line="265" w:lineRule="auto"/>
        <w:ind w:left="10" w:right="-15" w:hanging="1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Ткешелашвили Н.М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3" w:line="265" w:lineRule="auto"/>
        <w:ind w:left="10" w:hanging="1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Санкт-Петербург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3" w:line="265" w:lineRule="auto"/>
        <w:ind w:left="10" w:hanging="1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ind w:left="-1440" w:right="10466" w:firstLine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6"/>
            </w:tabs>
            <w:spacing w:after="160" w:before="0" w:line="259" w:lineRule="auto"/>
            <w:ind w:left="15" w:right="15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2,2,"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Задание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6"/>
            </w:tabs>
            <w:spacing w:after="160" w:before="0" w:line="259" w:lineRule="auto"/>
            <w:ind w:left="15" w:right="15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Исходная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программа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6"/>
            </w:tabs>
            <w:spacing w:after="160" w:before="0" w:line="259" w:lineRule="auto"/>
            <w:ind w:left="15" w:right="15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программы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6"/>
            </w:tabs>
            <w:spacing w:after="160" w:before="0" w:line="259" w:lineRule="auto"/>
            <w:ind w:left="15" w:right="15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Логическая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функция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6"/>
            </w:tabs>
            <w:spacing w:after="160" w:before="0" w:line="259" w:lineRule="auto"/>
            <w:ind w:left="15" w:right="15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Расположение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памяти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исходных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данных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результатов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6"/>
            </w:tabs>
            <w:spacing w:after="160" w:before="0" w:line="259" w:lineRule="auto"/>
            <w:ind w:left="15" w:right="15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Область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представления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6"/>
            </w:tabs>
            <w:spacing w:after="160" w:before="0" w:line="259" w:lineRule="auto"/>
            <w:ind w:left="15" w:right="15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Область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определения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6"/>
            </w:tabs>
            <w:spacing w:after="160" w:before="0" w:line="259" w:lineRule="auto"/>
            <w:ind w:left="15" w:right="15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Трассировка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6"/>
            </w:tabs>
            <w:spacing w:after="160" w:before="0" w:line="259" w:lineRule="auto"/>
            <w:ind w:left="15" w:right="15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Вариант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меньшим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количеством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команд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6"/>
            </w:tabs>
            <w:spacing w:after="160" w:before="0" w:line="259" w:lineRule="auto"/>
            <w:ind w:left="15" w:right="15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Трассировка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2s8ey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программы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2s8ey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2s8ey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наименьшим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2s8ey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количеством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2s8ey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команд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6"/>
            </w:tabs>
            <w:spacing w:after="160" w:before="0" w:line="259" w:lineRule="auto"/>
            <w:ind w:left="15" w:right="15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pStyle w:val="Heading1"/>
        <w:ind w:left="0" w:firstLine="0"/>
        <w:rPr/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64" w:lineRule="auto"/>
        <w:ind w:right="2" w:firstLine="8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По выданному преподавателем варианту определить функцию, вычисляемую программой, область представления и область допустимых значений исходных данных и результата, выполнить трассировку программы, предложить вариант с меньшим числом команд. При выполнении работы представлять результат и все операнды арифметических операций знаковыми числами, а логических операций набором из шестнадцати логических значений.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ind w:left="3808" w:firstLine="0"/>
        <w:rPr/>
      </w:pPr>
      <w:r w:rsidDel="00000000" w:rsidR="00000000" w:rsidRPr="00000000">
        <w:rPr/>
        <w:drawing>
          <wp:inline distB="0" distT="0" distL="0" distR="0">
            <wp:extent cx="1387645" cy="307694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7645" cy="3076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after="152" w:lineRule="auto"/>
        <w:ind w:left="-5" w:firstLine="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Исходная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программа</w:t>
      </w:r>
    </w:p>
    <w:tbl>
      <w:tblPr>
        <w:tblStyle w:val="Table1"/>
        <w:tblW w:w="8808.0" w:type="dxa"/>
        <w:jc w:val="left"/>
        <w:tblInd w:w="218.0" w:type="dxa"/>
        <w:tblLayout w:type="fixed"/>
        <w:tblLook w:val="0400"/>
      </w:tblPr>
      <w:tblGrid>
        <w:gridCol w:w="150"/>
        <w:gridCol w:w="963"/>
        <w:gridCol w:w="144"/>
        <w:gridCol w:w="1142"/>
        <w:gridCol w:w="131"/>
        <w:gridCol w:w="1446"/>
        <w:gridCol w:w="120"/>
        <w:gridCol w:w="4712"/>
        <w:tblGridChange w:id="0">
          <w:tblGrid>
            <w:gridCol w:w="150"/>
            <w:gridCol w:w="963"/>
            <w:gridCol w:w="144"/>
            <w:gridCol w:w="1142"/>
            <w:gridCol w:w="131"/>
            <w:gridCol w:w="1446"/>
            <w:gridCol w:w="120"/>
            <w:gridCol w:w="4712"/>
          </w:tblGrid>
        </w:tblGridChange>
      </w:tblGrid>
      <w:tr>
        <w:trPr>
          <w:cantSplit w:val="0"/>
          <w:trHeight w:val="519" w:hRule="atLeast"/>
          <w:tblHeader w:val="0"/>
        </w:trPr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0">
            <w:pPr>
              <w:spacing w:after="0" w:lineRule="auto"/>
              <w:ind w:left="16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Адрес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2">
            <w:pPr>
              <w:spacing w:after="0" w:lineRule="auto"/>
              <w:ind w:firstLine="291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Код команды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4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Мнемоника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6">
            <w:pPr>
              <w:spacing w:after="0" w:lineRule="auto"/>
              <w:ind w:right="35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Комментарии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8">
            <w:pPr>
              <w:spacing w:after="0" w:lineRule="auto"/>
              <w:ind w:left="30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A">
            <w:pPr>
              <w:spacing w:after="0" w:lineRule="auto"/>
              <w:ind w:left="230" w:firstLine="0"/>
              <w:rPr/>
            </w:pPr>
            <w:r w:rsidDel="00000000" w:rsidR="00000000" w:rsidRPr="00000000">
              <w:rPr>
                <w:rtl w:val="0"/>
              </w:rPr>
              <w:t xml:space="preserve">0100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E">
            <w:pPr>
              <w:spacing w:after="0" w:lineRule="auto"/>
              <w:ind w:right="35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Значение 066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spacing w:after="0" w:lineRule="auto"/>
              <w:ind w:left="30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spacing w:after="0" w:lineRule="auto"/>
              <w:ind w:left="250" w:firstLine="0"/>
              <w:rPr/>
            </w:pPr>
            <w:r w:rsidDel="00000000" w:rsidR="00000000" w:rsidRPr="00000000">
              <w:rPr>
                <w:rtl w:val="0"/>
              </w:rPr>
              <w:t xml:space="preserve">A069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spacing w:after="0" w:lineRule="auto"/>
              <w:ind w:left="401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spacing w:after="0" w:lineRule="auto"/>
              <w:ind w:right="35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Промежуточный результат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7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8">
            <w:pPr>
              <w:spacing w:after="0" w:lineRule="auto"/>
              <w:ind w:left="30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A">
            <w:pPr>
              <w:spacing w:after="0" w:lineRule="auto"/>
              <w:ind w:left="230" w:firstLine="0"/>
              <w:rPr/>
            </w:pPr>
            <w:r w:rsidDel="00000000" w:rsidR="00000000" w:rsidRPr="00000000">
              <w:rPr>
                <w:rtl w:val="0"/>
              </w:rPr>
              <w:t xml:space="preserve">2068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C">
            <w:pPr>
              <w:spacing w:after="0" w:lineRule="auto"/>
              <w:ind w:left="245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E">
            <w:pPr>
              <w:spacing w:after="0" w:lineRule="auto"/>
              <w:ind w:right="35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Значение 068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04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0">
            <w:pPr>
              <w:spacing w:after="0" w:lineRule="auto"/>
              <w:ind w:left="30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2">
            <w:pPr>
              <w:spacing w:after="0" w:lineRule="auto"/>
              <w:ind w:left="230" w:firstLine="0"/>
              <w:rPr/>
            </w:pPr>
            <w:r w:rsidDel="00000000" w:rsidR="00000000" w:rsidRPr="00000000">
              <w:rPr>
                <w:rtl w:val="0"/>
              </w:rPr>
              <w:t xml:space="preserve">0100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4">
            <w:pPr>
              <w:spacing w:after="0" w:lineRule="auto"/>
              <w:ind w:left="151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6">
            <w:pPr>
              <w:spacing w:after="0" w:lineRule="auto"/>
              <w:ind w:right="35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Значение 069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8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b050" w:val="clear"/>
          </w:tcPr>
          <w:p w:rsidR="00000000" w:rsidDel="00000000" w:rsidP="00000000" w:rsidRDefault="00000000" w:rsidRPr="00000000" w14:paraId="00000048">
            <w:pPr>
              <w:spacing w:after="0" w:lineRule="auto"/>
              <w:ind w:left="30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b050" w:val="clear"/>
          </w:tcPr>
          <w:p w:rsidR="00000000" w:rsidDel="00000000" w:rsidP="00000000" w:rsidRDefault="00000000" w:rsidRPr="00000000" w14:paraId="0000004A">
            <w:pPr>
              <w:spacing w:after="0" w:lineRule="auto"/>
              <w:ind w:left="236" w:firstLine="0"/>
              <w:rPr/>
            </w:pPr>
            <w:r w:rsidDel="00000000" w:rsidR="00000000" w:rsidRPr="00000000">
              <w:rPr>
                <w:rtl w:val="0"/>
              </w:rPr>
              <w:t xml:space="preserve">A069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b050" w:val="clear"/>
          </w:tcPr>
          <w:p w:rsidR="00000000" w:rsidDel="00000000" w:rsidP="00000000" w:rsidRDefault="00000000" w:rsidRPr="00000000" w14:paraId="0000004C">
            <w:pPr>
              <w:spacing w:after="0" w:lineRule="auto"/>
              <w:ind w:left="29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LD 069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b050" w:val="clear"/>
          </w:tcPr>
          <w:p w:rsidR="00000000" w:rsidDel="00000000" w:rsidP="00000000" w:rsidRDefault="00000000" w:rsidRPr="00000000" w14:paraId="0000004E">
            <w:pPr>
              <w:spacing w:after="252" w:lineRule="auto"/>
              <w:ind w:left="41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Запись значения ячейки 069 в аккумулятор, старт программы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after="0" w:lineRule="auto"/>
              <w:ind w:right="35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АС = 069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8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1">
            <w:pPr>
              <w:spacing w:after="0" w:lineRule="auto"/>
              <w:ind w:left="30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3">
            <w:pPr>
              <w:spacing w:after="0" w:lineRule="auto"/>
              <w:ind w:left="196" w:firstLine="0"/>
              <w:rPr/>
            </w:pPr>
            <w:r w:rsidDel="00000000" w:rsidR="00000000" w:rsidRPr="00000000">
              <w:rPr>
                <w:rtl w:val="0"/>
              </w:rPr>
              <w:t xml:space="preserve">6066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5">
            <w:pPr>
              <w:spacing w:after="0" w:lineRule="auto"/>
              <w:ind w:left="24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SUB 066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7">
            <w:pPr>
              <w:spacing w:after="252" w:lineRule="auto"/>
              <w:ind w:left="41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Вычитание ячейки 066 из аккумулятора и запись в аккумулятор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after="0" w:lineRule="auto"/>
              <w:ind w:right="35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АС = 069 - 066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04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A">
            <w:pPr>
              <w:spacing w:after="0" w:lineRule="auto"/>
              <w:ind w:left="30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C">
            <w:pPr>
              <w:spacing w:after="0" w:lineRule="auto"/>
              <w:ind w:left="250" w:firstLine="0"/>
              <w:rPr/>
            </w:pPr>
            <w:r w:rsidDel="00000000" w:rsidR="00000000" w:rsidRPr="00000000">
              <w:rPr>
                <w:rtl w:val="0"/>
              </w:rPr>
              <w:t xml:space="preserve">E067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E">
            <w:pPr>
              <w:spacing w:after="0" w:lineRule="auto"/>
              <w:ind w:left="19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 067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0">
            <w:pPr>
              <w:spacing w:after="276" w:line="238" w:lineRule="auto"/>
              <w:ind w:left="1972" w:hanging="1972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Сохранение значения аккумулятора в ячейку 067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after="0" w:lineRule="auto"/>
              <w:ind w:right="35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АС = 069 - 066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3">
            <w:pPr>
              <w:spacing w:after="0" w:lineRule="auto"/>
              <w:ind w:left="30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5">
            <w:pPr>
              <w:spacing w:after="0" w:lineRule="auto"/>
              <w:ind w:left="210" w:firstLine="0"/>
              <w:rPr/>
            </w:pPr>
            <w:r w:rsidDel="00000000" w:rsidR="00000000" w:rsidRPr="00000000">
              <w:rPr>
                <w:rtl w:val="0"/>
              </w:rPr>
              <w:t xml:space="preserve">0200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7">
            <w:pPr>
              <w:spacing w:after="0" w:lineRule="auto"/>
              <w:ind w:left="26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9">
            <w:pPr>
              <w:spacing w:after="252" w:lineRule="auto"/>
              <w:ind w:left="36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Очистка аккумулятора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after="0" w:lineRule="auto"/>
              <w:ind w:right="49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АС = 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6C">
            <w:pPr>
              <w:spacing w:after="0" w:lineRule="auto"/>
              <w:ind w:left="30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6E">
            <w:pPr>
              <w:spacing w:after="0" w:lineRule="auto"/>
              <w:ind w:left="25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0280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70">
            <w:pPr>
              <w:spacing w:after="0" w:lineRule="auto"/>
              <w:ind w:left="419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72">
            <w:pPr>
              <w:spacing w:after="0" w:lineRule="auto"/>
              <w:ind w:left="369" w:hanging="58.00000000000001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Инверсия</w:t>
            </w:r>
          </w:p>
          <w:p w:rsidR="00000000" w:rsidDel="00000000" w:rsidP="00000000" w:rsidRDefault="00000000" w:rsidRPr="00000000" w14:paraId="00000073">
            <w:pPr>
              <w:spacing w:after="0" w:lineRule="auto"/>
              <w:ind w:left="369" w:hanging="58.00000000000001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АС =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Mar>
              <w:right w:w="0.0" w:type="dxa"/>
            </w:tcMar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right w:w="0.0" w:type="dxa"/>
            </w:tcMar>
          </w:tcPr>
          <w:p w:rsidR="00000000" w:rsidDel="00000000" w:rsidP="00000000" w:rsidRDefault="00000000" w:rsidRPr="00000000" w14:paraId="00000075">
            <w:pPr>
              <w:spacing w:after="0" w:lineRule="auto"/>
              <w:ind w:left="30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right w:w="0.0" w:type="dxa"/>
            </w:tcMar>
          </w:tcPr>
          <w:p w:rsidR="00000000" w:rsidDel="00000000" w:rsidP="00000000" w:rsidRDefault="00000000" w:rsidRPr="00000000" w14:paraId="00000077">
            <w:pPr>
              <w:spacing w:after="0" w:lineRule="auto"/>
              <w:ind w:left="250" w:firstLine="0"/>
              <w:rPr/>
            </w:pPr>
            <w:r w:rsidDel="00000000" w:rsidR="00000000" w:rsidRPr="00000000">
              <w:rPr>
                <w:rtl w:val="0"/>
              </w:rPr>
              <w:t xml:space="preserve">2068</w:t>
            </w:r>
          </w:p>
        </w:tc>
        <w:tc>
          <w:tcPr>
            <w:gridSpan w:val="2"/>
            <w:tcMar>
              <w:right w:w="0.0" w:type="dxa"/>
            </w:tcMar>
          </w:tcPr>
          <w:p w:rsidR="00000000" w:rsidDel="00000000" w:rsidP="00000000" w:rsidRDefault="00000000" w:rsidRPr="00000000" w14:paraId="00000079">
            <w:pPr>
              <w:spacing w:after="0" w:lineRule="auto"/>
              <w:ind w:left="419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 068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right w:w="0.0" w:type="dxa"/>
            </w:tcMar>
          </w:tcPr>
          <w:p w:rsidR="00000000" w:rsidDel="00000000" w:rsidP="00000000" w:rsidRDefault="00000000" w:rsidRPr="00000000" w14:paraId="0000007B">
            <w:pPr>
              <w:spacing w:after="0" w:lineRule="auto"/>
              <w:ind w:left="369" w:hanging="58.00000000000001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Запись в аккумулятор логического И значения аккумулятора  и значения ячейки 068</w:t>
            </w:r>
          </w:p>
          <w:p w:rsidR="00000000" w:rsidDel="00000000" w:rsidP="00000000" w:rsidRDefault="00000000" w:rsidRPr="00000000" w14:paraId="0000007C">
            <w:pPr>
              <w:spacing w:after="0" w:lineRule="auto"/>
              <w:ind w:left="369" w:hanging="58.00000000000001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АС = 1 &amp; 068 = 068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Mar>
              <w:right w:w="0.0" w:type="dxa"/>
            </w:tcMar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right w:w="0.0" w:type="dxa"/>
            </w:tcMar>
          </w:tcPr>
          <w:p w:rsidR="00000000" w:rsidDel="00000000" w:rsidP="00000000" w:rsidRDefault="00000000" w:rsidRPr="00000000" w14:paraId="0000007E">
            <w:pPr>
              <w:spacing w:after="0" w:lineRule="auto"/>
              <w:ind w:left="30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right w:w="0.0" w:type="dxa"/>
            </w:tcMar>
          </w:tcPr>
          <w:p w:rsidR="00000000" w:rsidDel="00000000" w:rsidP="00000000" w:rsidRDefault="00000000" w:rsidRPr="00000000" w14:paraId="00000080">
            <w:pPr>
              <w:spacing w:after="0" w:lineRule="auto"/>
              <w:ind w:left="250" w:firstLine="0"/>
              <w:rPr/>
            </w:pPr>
            <w:r w:rsidDel="00000000" w:rsidR="00000000" w:rsidRPr="00000000">
              <w:rPr>
                <w:rtl w:val="0"/>
              </w:rPr>
              <w:t xml:space="preserve">3067</w:t>
            </w:r>
          </w:p>
        </w:tc>
        <w:tc>
          <w:tcPr>
            <w:gridSpan w:val="2"/>
            <w:tcMar>
              <w:right w:w="0.0" w:type="dxa"/>
            </w:tcMar>
          </w:tcPr>
          <w:p w:rsidR="00000000" w:rsidDel="00000000" w:rsidP="00000000" w:rsidRDefault="00000000" w:rsidRPr="00000000" w14:paraId="00000082">
            <w:pPr>
              <w:spacing w:after="0" w:lineRule="auto"/>
              <w:ind w:left="419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 067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right w:w="0.0" w:type="dxa"/>
            </w:tcMar>
          </w:tcPr>
          <w:p w:rsidR="00000000" w:rsidDel="00000000" w:rsidP="00000000" w:rsidRDefault="00000000" w:rsidRPr="00000000" w14:paraId="00000084">
            <w:pPr>
              <w:spacing w:after="0" w:lineRule="auto"/>
              <w:ind w:left="369" w:hanging="58.00000000000001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Запись в аккумулятор логического ИЛИ значения аккумулятора  и значения ячейки 067</w:t>
            </w:r>
          </w:p>
          <w:p w:rsidR="00000000" w:rsidDel="00000000" w:rsidP="00000000" w:rsidRDefault="00000000" w:rsidRPr="00000000" w14:paraId="00000085">
            <w:pPr>
              <w:spacing w:after="0" w:lineRule="auto"/>
              <w:ind w:left="369" w:hanging="58.00000000000001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АС = 068 | 067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Mar>
              <w:right w:w="0.0" w:type="dxa"/>
            </w:tcMar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right w:w="0.0" w:type="dxa"/>
            </w:tcMar>
          </w:tcPr>
          <w:p w:rsidR="00000000" w:rsidDel="00000000" w:rsidP="00000000" w:rsidRDefault="00000000" w:rsidRPr="00000000" w14:paraId="00000087">
            <w:pPr>
              <w:spacing w:after="0" w:lineRule="auto"/>
              <w:ind w:left="30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right w:w="0.0" w:type="dxa"/>
            </w:tcMar>
          </w:tcPr>
          <w:p w:rsidR="00000000" w:rsidDel="00000000" w:rsidP="00000000" w:rsidRDefault="00000000" w:rsidRPr="00000000" w14:paraId="00000089">
            <w:pPr>
              <w:spacing w:after="0" w:lineRule="auto"/>
              <w:ind w:left="250" w:firstLine="0"/>
              <w:rPr/>
            </w:pPr>
            <w:r w:rsidDel="00000000" w:rsidR="00000000" w:rsidRPr="00000000">
              <w:rPr>
                <w:rtl w:val="0"/>
              </w:rPr>
              <w:t xml:space="preserve">E073</w:t>
            </w:r>
          </w:p>
        </w:tc>
        <w:tc>
          <w:tcPr>
            <w:gridSpan w:val="2"/>
            <w:tcMar>
              <w:right w:w="0.0" w:type="dxa"/>
            </w:tcMar>
          </w:tcPr>
          <w:p w:rsidR="00000000" w:rsidDel="00000000" w:rsidP="00000000" w:rsidRDefault="00000000" w:rsidRPr="00000000" w14:paraId="0000008B">
            <w:pPr>
              <w:spacing w:after="0" w:lineRule="auto"/>
              <w:ind w:left="419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 073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right w:w="0.0" w:type="dxa"/>
            </w:tcMar>
          </w:tcPr>
          <w:p w:rsidR="00000000" w:rsidDel="00000000" w:rsidP="00000000" w:rsidRDefault="00000000" w:rsidRPr="00000000" w14:paraId="0000008D">
            <w:pPr>
              <w:spacing w:after="276" w:line="238" w:lineRule="auto"/>
              <w:ind w:left="1972" w:hanging="1972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Сохранение значения аккумулятора в ячейку 073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spacing w:after="0" w:lineRule="auto"/>
              <w:ind w:left="369" w:hanging="58.00000000000001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073 = АС =  068 | 067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0000" w:val="clear"/>
          </w:tcPr>
          <w:p w:rsidR="00000000" w:rsidDel="00000000" w:rsidP="00000000" w:rsidRDefault="00000000" w:rsidRPr="00000000" w14:paraId="0000008F">
            <w:pPr>
              <w:spacing w:after="0" w:lineRule="auto"/>
              <w:ind w:left="30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0000" w:val="clear"/>
          </w:tcPr>
          <w:p w:rsidR="00000000" w:rsidDel="00000000" w:rsidP="00000000" w:rsidRDefault="00000000" w:rsidRPr="00000000" w14:paraId="00000091">
            <w:pPr>
              <w:spacing w:after="0" w:lineRule="auto"/>
              <w:ind w:left="25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0000" w:val="clear"/>
          </w:tcPr>
          <w:p w:rsidR="00000000" w:rsidDel="00000000" w:rsidP="00000000" w:rsidRDefault="00000000" w:rsidRPr="00000000" w14:paraId="00000093">
            <w:pPr>
              <w:spacing w:after="0" w:lineRule="auto"/>
              <w:ind w:left="419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0000" w:val="clear"/>
          </w:tcPr>
          <w:p w:rsidR="00000000" w:rsidDel="00000000" w:rsidP="00000000" w:rsidRDefault="00000000" w:rsidRPr="00000000" w14:paraId="00000095">
            <w:pPr>
              <w:spacing w:after="0" w:lineRule="auto"/>
              <w:ind w:left="369" w:hanging="58.00000000000001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Отключение тактового генератора, остановка тактового генератора, остановка программы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tabs>
          <w:tab w:val="center" w:leader="none" w:pos="1628"/>
          <w:tab w:val="center" w:leader="none" w:pos="6668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center" w:leader="none" w:pos="1628"/>
          <w:tab w:val="center" w:leader="none" w:pos="6668"/>
        </w:tabs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073</w:t>
        <w:tab/>
        <w:t xml:space="preserve">E073</w:t>
        <w:tab/>
        <w:t xml:space="preserve">Результат 073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spacing w:after="231" w:lineRule="auto"/>
        <w:ind w:left="-5" w:firstLine="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Описание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программы</w:t>
      </w:r>
    </w:p>
    <w:p w:rsidR="00000000" w:rsidDel="00000000" w:rsidP="00000000" w:rsidRDefault="00000000" w:rsidRPr="00000000" w14:paraId="0000009A">
      <w:pPr>
        <w:pStyle w:val="Heading2"/>
        <w:ind w:left="-5" w:firstLine="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Логическая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функция</w:t>
      </w:r>
    </w:p>
    <w:p w:rsidR="00000000" w:rsidDel="00000000" w:rsidP="00000000" w:rsidRDefault="00000000" w:rsidRPr="00000000" w14:paraId="0000009B">
      <w:pPr>
        <w:spacing w:after="734" w:line="26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073 = 068 | (069 – 066)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spacing w:after="237" w:lineRule="auto"/>
        <w:ind w:left="-5" w:firstLine="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Расположение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памяти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исходных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данных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и результатов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3" w:line="26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066, 068, 069 – исходные данные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3" w:line="26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067 – промежуточный результат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738" w:line="269" w:lineRule="auto"/>
        <w:ind w:left="-5" w:right="624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06A - 072 – инструкции  073 – результат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spacing w:after="219" w:lineRule="auto"/>
        <w:ind w:left="-5" w:firstLine="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Область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представления</w:t>
      </w:r>
    </w:p>
    <w:p w:rsidR="00000000" w:rsidDel="00000000" w:rsidP="00000000" w:rsidRDefault="00000000" w:rsidRPr="00000000" w14:paraId="000000A1">
      <w:pPr>
        <w:spacing w:after="3" w:line="269" w:lineRule="auto"/>
        <w:ind w:left="-5" w:hanging="1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069, 066 – знаковое 16 разрядное число</w:t>
      </w:r>
    </w:p>
    <w:p w:rsidR="00000000" w:rsidDel="00000000" w:rsidP="00000000" w:rsidRDefault="00000000" w:rsidRPr="00000000" w14:paraId="000000A2">
      <w:pPr>
        <w:spacing w:after="3" w:line="269" w:lineRule="auto"/>
        <w:ind w:left="-5" w:hanging="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738" w:line="240" w:lineRule="auto"/>
        <w:ind w:left="-6" w:right="2036" w:hanging="1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Промежуточный результат (069 – 066) – знаковое 16 разрядное число</w:t>
      </w:r>
    </w:p>
    <w:p w:rsidR="00000000" w:rsidDel="00000000" w:rsidP="00000000" w:rsidRDefault="00000000" w:rsidRPr="00000000" w14:paraId="000000A4">
      <w:pPr>
        <w:spacing w:after="738" w:line="240" w:lineRule="auto"/>
        <w:ind w:left="-6" w:right="2036" w:hanging="1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073, (0 &amp; 068)  – набор из 16 логических однобитовых значений</w:t>
      </w:r>
    </w:p>
    <w:p w:rsidR="00000000" w:rsidDel="00000000" w:rsidP="00000000" w:rsidRDefault="00000000" w:rsidRPr="00000000" w14:paraId="000000A5">
      <w:pPr>
        <w:pStyle w:val="Heading2"/>
        <w:spacing w:after="104" w:lineRule="auto"/>
        <w:ind w:left="-5" w:firstLine="0"/>
        <w:rPr/>
      </w:pPr>
      <w:bookmarkStart w:colFirst="0" w:colLast="0" w:name="_heading=h.3dy6vkm" w:id="6"/>
      <w:bookmarkEnd w:id="6"/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tl w:val="0"/>
        </w:rPr>
        <w:t xml:space="preserve">Область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определения</w:t>
      </w:r>
    </w:p>
    <w:p w:rsidR="00000000" w:rsidDel="00000000" w:rsidP="00000000" w:rsidRDefault="00000000" w:rsidRPr="00000000" w14:paraId="000000A6">
      <w:pPr>
        <w:spacing w:after="337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0 ≤ 073</w:t>
      </w:r>
      <w:sdt>
        <w:sdtPr>
          <w:tag w:val="goog_rdk_1"/>
        </w:sdtPr>
        <w:sdtContent>
          <w:ins w:author="Nino Tkeshelashvili" w:id="0" w:date="2023-12-07T07:38:17Z"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, 068</w:t>
            </w:r>
          </w:ins>
        </w:sdtContent>
      </w:sdt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≤ 2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vertAlign w:val="superscript"/>
          <w:rtl w:val="0"/>
        </w:rPr>
        <w:t xml:space="preserve">16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– 1</w: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0</wp:posOffset>
                </wp:positionV>
                <wp:extent cx="33655" cy="49403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329150" y="3532975"/>
                          <a:ext cx="33655" cy="494030"/>
                          <a:chOff x="5329150" y="3532975"/>
                          <a:chExt cx="44850" cy="657100"/>
                        </a:xfrm>
                      </wpg:grpSpPr>
                      <wpg:grpSp>
                        <wpg:cNvGrpSpPr/>
                        <wpg:grpSpPr>
                          <a:xfrm>
                            <a:off x="5329173" y="3532985"/>
                            <a:ext cx="44806" cy="657072"/>
                            <a:chOff x="0" y="0"/>
                            <a:chExt cx="44806" cy="65707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3650" cy="49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44806" cy="6570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 Math" w:cs="Cambria Math" w:eastAsia="Cambria Math" w:hAnsi="Cambria Math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0</wp:posOffset>
                </wp:positionV>
                <wp:extent cx="33655" cy="49403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655" cy="4940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7">
      <w:pPr>
        <w:spacing w:after="337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</w:rPr>
        <w:drawing>
          <wp:inline distB="114300" distT="114300" distL="114300" distR="114300">
            <wp:extent cx="5722310" cy="7632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310" cy="763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spacing w:after="250" w:lineRule="auto"/>
        <w:ind w:left="-5" w:firstLine="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Трассировка</w:t>
      </w:r>
    </w:p>
    <w:tbl>
      <w:tblPr>
        <w:tblStyle w:val="Table2"/>
        <w:tblW w:w="10734.0" w:type="dxa"/>
        <w:jc w:val="left"/>
        <w:tblInd w:w="-993.0" w:type="dxa"/>
        <w:tblLayout w:type="fixed"/>
        <w:tblLook w:val="0400"/>
      </w:tblPr>
      <w:tblGrid>
        <w:gridCol w:w="1471"/>
        <w:gridCol w:w="852"/>
        <w:gridCol w:w="693"/>
        <w:gridCol w:w="859"/>
        <w:gridCol w:w="722"/>
        <w:gridCol w:w="925"/>
        <w:gridCol w:w="666"/>
        <w:gridCol w:w="795"/>
        <w:gridCol w:w="858"/>
        <w:gridCol w:w="870"/>
        <w:gridCol w:w="1247"/>
        <w:gridCol w:w="776"/>
        <w:tblGridChange w:id="0">
          <w:tblGrid>
            <w:gridCol w:w="1471"/>
            <w:gridCol w:w="852"/>
            <w:gridCol w:w="693"/>
            <w:gridCol w:w="859"/>
            <w:gridCol w:w="722"/>
            <w:gridCol w:w="925"/>
            <w:gridCol w:w="666"/>
            <w:gridCol w:w="795"/>
            <w:gridCol w:w="858"/>
            <w:gridCol w:w="870"/>
            <w:gridCol w:w="1247"/>
            <w:gridCol w:w="776"/>
          </w:tblGrid>
        </w:tblGridChange>
      </w:tblGrid>
      <w:tr>
        <w:trPr>
          <w:cantSplit w:val="0"/>
          <w:trHeight w:val="253" w:hRule="atLeast"/>
          <w:tblHeader w:val="0"/>
        </w:trPr>
        <w:tc>
          <w:tcPr>
            <w:gridSpan w:val="2"/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9">
            <w:pPr>
              <w:spacing w:after="0" w:lineRule="auto"/>
              <w:ind w:left="298" w:hanging="261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Выполненная Команда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B">
            <w:pPr>
              <w:spacing w:after="0" w:lineRule="auto"/>
              <w:ind w:left="14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Содержание аккумуляторов процессора после выполнение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3">
            <w:pPr>
              <w:spacing w:after="0" w:line="238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Ячейка, содержимое которой изменилось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после выполнения команды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1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B">
            <w:pPr>
              <w:spacing w:after="0" w:lineRule="auto"/>
              <w:ind w:left="5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команды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2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Адрес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3">
            <w:pPr>
              <w:spacing w:after="0" w:lineRule="auto"/>
              <w:ind w:left="11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4">
            <w:pPr>
              <w:spacing w:after="0" w:lineRule="auto"/>
              <w:ind w:left="109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5">
            <w:pPr>
              <w:spacing w:after="0" w:lineRule="auto"/>
              <w:ind w:left="14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6">
            <w:pPr>
              <w:spacing w:after="0" w:lineRule="auto"/>
              <w:ind w:left="5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7">
            <w:pPr>
              <w:spacing w:after="0" w:lineRule="auto"/>
              <w:ind w:left="12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8">
            <w:pPr>
              <w:spacing w:after="0" w:lineRule="auto"/>
              <w:ind w:left="5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9">
            <w:pPr>
              <w:spacing w:after="0" w:lineRule="auto"/>
              <w:ind w:left="11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A">
            <w:pPr>
              <w:spacing w:after="0" w:lineRule="auto"/>
              <w:ind w:left="12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B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NZVC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C">
            <w:pPr>
              <w:spacing w:after="0" w:lineRule="auto"/>
              <w:ind w:left="15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Адрес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CD">
            <w:pPr>
              <w:spacing w:after="0" w:lineRule="auto"/>
              <w:ind w:left="163" w:hanging="163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Новый код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CE">
            <w:pPr>
              <w:spacing w:after="0" w:lineRule="auto"/>
              <w:ind w:left="12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CF">
            <w:pPr>
              <w:spacing w:after="0" w:lineRule="auto"/>
              <w:ind w:left="5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A069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D0">
            <w:pPr>
              <w:spacing w:after="0" w:lineRule="auto"/>
              <w:ind w:left="2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D1">
            <w:pPr>
              <w:spacing w:after="0" w:lineRule="auto"/>
              <w:ind w:left="5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A069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D2">
            <w:pPr>
              <w:spacing w:after="0" w:lineRule="auto"/>
              <w:ind w:left="2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D3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8F3C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D4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D5">
            <w:pPr>
              <w:spacing w:after="0" w:lineRule="auto"/>
              <w:ind w:left="8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D6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8F3C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D7">
            <w:pPr>
              <w:spacing w:after="0" w:lineRule="auto"/>
              <w:ind w:left="59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DA">
            <w:pPr>
              <w:spacing w:after="0" w:lineRule="auto"/>
              <w:ind w:left="12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DB">
            <w:pPr>
              <w:spacing w:after="0" w:lineRule="auto"/>
              <w:ind w:left="3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6066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DC">
            <w:pPr>
              <w:spacing w:after="0" w:lineRule="auto"/>
              <w:ind w:left="2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DD">
            <w:pPr>
              <w:spacing w:after="0" w:lineRule="auto"/>
              <w:ind w:left="3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6066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DE">
            <w:pPr>
              <w:spacing w:after="0" w:lineRule="auto"/>
              <w:ind w:left="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DF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825F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E0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E1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E2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0CDD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E3">
            <w:pPr>
              <w:spacing w:after="0" w:lineRule="auto"/>
              <w:ind w:left="59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E6">
            <w:pPr>
              <w:spacing w:after="0" w:lineRule="auto"/>
              <w:ind w:left="12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E7">
            <w:pPr>
              <w:spacing w:after="0" w:lineRule="auto"/>
              <w:ind w:left="3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E067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E8">
            <w:pPr>
              <w:spacing w:after="0" w:lineRule="auto"/>
              <w:ind w:left="2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E9">
            <w:pPr>
              <w:spacing w:after="0" w:lineRule="auto"/>
              <w:ind w:left="3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E067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EA">
            <w:pPr>
              <w:spacing w:after="0" w:lineRule="auto"/>
              <w:ind w:left="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EB">
            <w:pPr>
              <w:spacing w:after="0" w:lineRule="auto"/>
              <w:ind w:left="2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0CDD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EC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ED">
            <w:pPr>
              <w:spacing w:after="0" w:lineRule="auto"/>
              <w:ind w:left="8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EE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0CDD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EF">
            <w:pPr>
              <w:spacing w:after="0" w:lineRule="auto"/>
              <w:ind w:left="59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0">
            <w:pPr>
              <w:spacing w:after="0" w:lineRule="auto"/>
              <w:ind w:left="26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1">
            <w:pPr>
              <w:spacing w:after="0" w:lineRule="auto"/>
              <w:ind w:left="79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0CDD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2">
            <w:pPr>
              <w:spacing w:after="0" w:lineRule="auto"/>
              <w:ind w:left="12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3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4">
            <w:pPr>
              <w:spacing w:after="0" w:lineRule="auto"/>
              <w:ind w:left="2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5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6">
            <w:pPr>
              <w:spacing w:after="0" w:lineRule="auto"/>
              <w:ind w:left="2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7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8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9">
            <w:pPr>
              <w:spacing w:after="0" w:lineRule="auto"/>
              <w:ind w:left="8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A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B">
            <w:pPr>
              <w:spacing w:after="0" w:lineRule="auto"/>
              <w:ind w:left="59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C">
            <w:pPr>
              <w:spacing w:after="0" w:lineRule="auto"/>
              <w:ind w:left="261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D">
            <w:pPr>
              <w:spacing w:after="0" w:lineRule="auto"/>
              <w:ind w:left="79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E">
            <w:pPr>
              <w:spacing w:after="0" w:lineRule="auto"/>
              <w:ind w:left="12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F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0280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00">
            <w:pPr>
              <w:spacing w:after="0" w:lineRule="auto"/>
              <w:ind w:left="2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01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0280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02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03">
            <w:pPr>
              <w:spacing w:after="0" w:lineRule="auto"/>
              <w:ind w:left="2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0280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04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05">
            <w:pPr>
              <w:spacing w:after="0" w:lineRule="auto"/>
              <w:ind w:left="8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06">
            <w:pPr>
              <w:spacing w:after="0" w:lineRule="auto"/>
              <w:ind w:left="2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FFFF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07">
            <w:pPr>
              <w:spacing w:after="0" w:lineRule="auto"/>
              <w:ind w:left="59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0A">
            <w:pPr>
              <w:spacing w:after="0" w:lineRule="auto"/>
              <w:ind w:left="12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0B">
            <w:pPr>
              <w:spacing w:after="0" w:lineRule="auto"/>
              <w:ind w:left="5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0C">
            <w:pPr>
              <w:spacing w:after="0" w:lineRule="auto"/>
              <w:ind w:left="2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0D">
            <w:pPr>
              <w:spacing w:after="0" w:lineRule="auto"/>
              <w:ind w:left="5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0E">
            <w:pPr>
              <w:spacing w:after="0" w:lineRule="auto"/>
              <w:ind w:left="2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0F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0F0F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10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11">
            <w:pPr>
              <w:spacing w:after="0" w:lineRule="auto"/>
              <w:ind w:left="8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12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0F0F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13">
            <w:pPr>
              <w:spacing w:after="0" w:lineRule="auto"/>
              <w:ind w:left="59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16">
            <w:pPr>
              <w:spacing w:after="0" w:lineRule="auto"/>
              <w:ind w:left="12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17">
            <w:pPr>
              <w:spacing w:after="0" w:lineRule="auto"/>
              <w:ind w:left="1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18">
            <w:pPr>
              <w:spacing w:after="0" w:lineRule="auto"/>
              <w:ind w:left="2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19">
            <w:pPr>
              <w:spacing w:after="0" w:lineRule="auto"/>
              <w:ind w:left="1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1A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1B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0CDD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1C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1D">
            <w:pPr>
              <w:spacing w:after="0" w:lineRule="auto"/>
              <w:ind w:left="8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1E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0FDF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1F">
            <w:pPr>
              <w:spacing w:after="0" w:lineRule="auto"/>
              <w:ind w:left="59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20">
            <w:pPr>
              <w:spacing w:after="0" w:lineRule="auto"/>
              <w:ind w:left="235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21">
            <w:pPr>
              <w:spacing w:after="0" w:lineRule="auto"/>
              <w:ind w:left="79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2">
            <w:pPr>
              <w:spacing w:after="0" w:lineRule="auto"/>
              <w:ind w:left="12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3">
            <w:pPr>
              <w:spacing w:after="0" w:lineRule="auto"/>
              <w:ind w:left="5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E073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4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5">
            <w:pPr>
              <w:spacing w:after="0" w:lineRule="auto"/>
              <w:ind w:left="5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E073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6">
            <w:pPr>
              <w:spacing w:after="0" w:lineRule="auto"/>
              <w:ind w:left="2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7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0FDF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8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9">
            <w:pPr>
              <w:spacing w:after="0" w:lineRule="auto"/>
              <w:ind w:left="8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A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0FDF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B">
            <w:pPr>
              <w:spacing w:after="0" w:lineRule="auto"/>
              <w:ind w:left="59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2C">
            <w:pPr>
              <w:spacing w:after="0" w:lineRule="auto"/>
              <w:ind w:left="23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2D">
            <w:pPr>
              <w:spacing w:after="0" w:lineRule="auto"/>
              <w:ind w:left="79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0FDF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E">
            <w:pPr>
              <w:spacing w:after="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F">
            <w:pPr>
              <w:spacing w:after="0" w:lineRule="auto"/>
              <w:ind w:left="5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1">
            <w:pPr>
              <w:spacing w:after="0" w:lineRule="auto"/>
              <w:ind w:left="5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2">
            <w:pPr>
              <w:spacing w:after="0" w:lineRule="auto"/>
              <w:ind w:left="27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3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5">
            <w:pPr>
              <w:spacing w:after="0" w:lineRule="auto"/>
              <w:ind w:left="8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6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7">
            <w:pPr>
              <w:spacing w:after="0" w:lineRule="auto"/>
              <w:ind w:left="59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A">
            <w:pPr>
              <w:spacing w:after="0" w:lineRule="auto"/>
              <w:ind w:left="12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B">
            <w:pPr>
              <w:spacing w:after="0" w:lineRule="auto"/>
              <w:ind w:left="5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C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D">
            <w:pPr>
              <w:spacing w:after="0" w:lineRule="auto"/>
              <w:ind w:left="5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E">
            <w:pPr>
              <w:spacing w:after="0" w:lineRule="auto"/>
              <w:ind w:left="2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F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40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41">
            <w:pPr>
              <w:spacing w:after="0" w:lineRule="auto"/>
              <w:ind w:left="8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42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0FDF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43">
            <w:pPr>
              <w:spacing w:after="0" w:lineRule="auto"/>
              <w:ind w:left="59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4">
      <w:pPr>
        <w:pStyle w:val="Heading1"/>
        <w:spacing w:after="117" w:lineRule="auto"/>
        <w:ind w:left="0" w:firstLine="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1"/>
        <w:spacing w:after="117" w:lineRule="auto"/>
        <w:ind w:left="-5" w:firstLine="0"/>
        <w:rPr/>
      </w:pPr>
      <w:r w:rsidDel="00000000" w:rsidR="00000000" w:rsidRPr="00000000">
        <w:rPr>
          <w:rtl w:val="0"/>
        </w:rPr>
        <w:t xml:space="preserve">Вариант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меньшим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количеством команд</w:t>
      </w:r>
    </w:p>
    <w:tbl>
      <w:tblPr>
        <w:tblStyle w:val="Table3"/>
        <w:tblW w:w="9423.0" w:type="dxa"/>
        <w:jc w:val="left"/>
        <w:tblInd w:w="-97.0" w:type="dxa"/>
        <w:tblLayout w:type="fixed"/>
        <w:tblLook w:val="0400"/>
      </w:tblPr>
      <w:tblGrid>
        <w:gridCol w:w="863"/>
        <w:gridCol w:w="1540"/>
        <w:gridCol w:w="1640"/>
        <w:gridCol w:w="5380"/>
        <w:tblGridChange w:id="0">
          <w:tblGrid>
            <w:gridCol w:w="863"/>
            <w:gridCol w:w="1540"/>
            <w:gridCol w:w="1640"/>
            <w:gridCol w:w="5380"/>
          </w:tblGrid>
        </w:tblGridChange>
      </w:tblGrid>
      <w:tr>
        <w:trPr>
          <w:cantSplit w:val="0"/>
          <w:trHeight w:val="824" w:hRule="atLeast"/>
          <w:tblHeader w:val="0"/>
        </w:trPr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ffffff" w:space="0" w:sz="8" w:val="single"/>
            </w:tcBorders>
          </w:tcPr>
          <w:p w:rsidR="00000000" w:rsidDel="00000000" w:rsidP="00000000" w:rsidRDefault="00000000" w:rsidRPr="00000000" w14:paraId="00000146">
            <w:pPr>
              <w:spacing w:after="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Адрес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ffffff" w:space="0" w:sz="8" w:val="single"/>
            </w:tcBorders>
            <w:vAlign w:val="center"/>
          </w:tcPr>
          <w:p w:rsidR="00000000" w:rsidDel="00000000" w:rsidP="00000000" w:rsidRDefault="00000000" w:rsidRPr="00000000" w14:paraId="0000014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Код команды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ffffff" w:space="0" w:sz="8" w:val="single"/>
            </w:tcBorders>
          </w:tcPr>
          <w:p w:rsidR="00000000" w:rsidDel="00000000" w:rsidP="00000000" w:rsidRDefault="00000000" w:rsidRPr="00000000" w14:paraId="00000148">
            <w:pPr>
              <w:spacing w:after="0" w:lineRule="auto"/>
              <w:ind w:left="76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Мнемоника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ffffff" w:space="0" w:sz="8" w:val="single"/>
            </w:tcBorders>
          </w:tcPr>
          <w:p w:rsidR="00000000" w:rsidDel="00000000" w:rsidP="00000000" w:rsidRDefault="00000000" w:rsidRPr="00000000" w14:paraId="00000149">
            <w:pPr>
              <w:spacing w:after="0" w:lineRule="auto"/>
              <w:ind w:left="13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Комментарии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6" w:hRule="atLeast"/>
          <w:tblHeader w:val="0"/>
        </w:trPr>
        <w:tc>
          <w:tcPr>
            <w:tcBorders>
              <w:top w:color="000000" w:space="0" w:sz="0" w:val="nil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vAlign w:val="center"/>
          </w:tcPr>
          <w:p w:rsidR="00000000" w:rsidDel="00000000" w:rsidP="00000000" w:rsidRDefault="00000000" w:rsidRPr="00000000" w14:paraId="0000014A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vAlign w:val="center"/>
          </w:tcPr>
          <w:p w:rsidR="00000000" w:rsidDel="00000000" w:rsidP="00000000" w:rsidRDefault="00000000" w:rsidRPr="00000000" w14:paraId="0000014B">
            <w:pPr>
              <w:spacing w:after="0" w:lineRule="auto"/>
              <w:ind w:left="13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vAlign w:val="center"/>
          </w:tcPr>
          <w:p w:rsidR="00000000" w:rsidDel="00000000" w:rsidP="00000000" w:rsidRDefault="00000000" w:rsidRPr="00000000" w14:paraId="0000014D">
            <w:pPr>
              <w:spacing w:after="0" w:lineRule="auto"/>
              <w:ind w:left="13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Значение 067</w:t>
            </w:r>
          </w:p>
          <w:p w:rsidR="00000000" w:rsidDel="00000000" w:rsidP="00000000" w:rsidRDefault="00000000" w:rsidRPr="00000000" w14:paraId="0000014E">
            <w:pPr>
              <w:spacing w:after="0" w:lineRule="auto"/>
              <w:ind w:left="13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6" w:hRule="atLeast"/>
          <w:tblHeader w:val="0"/>
        </w:trPr>
        <w:tc>
          <w:tcPr>
            <w:tcBorders>
              <w:top w:color="000000" w:space="0" w:sz="0" w:val="nil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vAlign w:val="center"/>
          </w:tcPr>
          <w:p w:rsidR="00000000" w:rsidDel="00000000" w:rsidP="00000000" w:rsidRDefault="00000000" w:rsidRPr="00000000" w14:paraId="0000014F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vAlign w:val="center"/>
          </w:tcPr>
          <w:p w:rsidR="00000000" w:rsidDel="00000000" w:rsidP="00000000" w:rsidRDefault="00000000" w:rsidRPr="00000000" w14:paraId="00000150">
            <w:pPr>
              <w:spacing w:after="0" w:lineRule="auto"/>
              <w:ind w:left="13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vAlign w:val="center"/>
          </w:tcPr>
          <w:p w:rsidR="00000000" w:rsidDel="00000000" w:rsidP="00000000" w:rsidRDefault="00000000" w:rsidRPr="00000000" w14:paraId="00000152">
            <w:pPr>
              <w:spacing w:after="0" w:lineRule="auto"/>
              <w:ind w:left="13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Значение 068</w:t>
            </w:r>
          </w:p>
          <w:p w:rsidR="00000000" w:rsidDel="00000000" w:rsidP="00000000" w:rsidRDefault="00000000" w:rsidRPr="00000000" w14:paraId="00000153">
            <w:pPr>
              <w:spacing w:after="0" w:lineRule="auto"/>
              <w:ind w:left="13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6" w:hRule="atLeast"/>
          <w:tblHeader w:val="0"/>
        </w:trPr>
        <w:tc>
          <w:tcPr>
            <w:tcBorders>
              <w:top w:color="000000" w:space="0" w:sz="0" w:val="nil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vAlign w:val="center"/>
          </w:tcPr>
          <w:p w:rsidR="00000000" w:rsidDel="00000000" w:rsidP="00000000" w:rsidRDefault="00000000" w:rsidRPr="00000000" w14:paraId="00000154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vAlign w:val="center"/>
          </w:tcPr>
          <w:p w:rsidR="00000000" w:rsidDel="00000000" w:rsidP="00000000" w:rsidRDefault="00000000" w:rsidRPr="00000000" w14:paraId="00000155">
            <w:pPr>
              <w:spacing w:after="0" w:lineRule="auto"/>
              <w:ind w:left="13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vAlign w:val="center"/>
          </w:tcPr>
          <w:p w:rsidR="00000000" w:rsidDel="00000000" w:rsidP="00000000" w:rsidRDefault="00000000" w:rsidRPr="00000000" w14:paraId="00000157">
            <w:pPr>
              <w:spacing w:after="0" w:lineRule="auto"/>
              <w:ind w:left="13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Значение 069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000000" w:space="0" w:sz="0" w:val="nil"/>
              <w:right w:color="ffffff" w:space="0" w:sz="8" w:val="single"/>
            </w:tcBorders>
            <w:shd w:fill="70ad47" w:val="clear"/>
          </w:tcPr>
          <w:p w:rsidR="00000000" w:rsidDel="00000000" w:rsidP="00000000" w:rsidRDefault="00000000" w:rsidRPr="00000000" w14:paraId="0000015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000000" w:space="0" w:sz="0" w:val="nil"/>
              <w:right w:color="ffffff" w:space="0" w:sz="8" w:val="single"/>
            </w:tcBorders>
            <w:shd w:fill="70ad47" w:val="clear"/>
          </w:tcPr>
          <w:p w:rsidR="00000000" w:rsidDel="00000000" w:rsidP="00000000" w:rsidRDefault="00000000" w:rsidRPr="00000000" w14:paraId="00000159">
            <w:pPr>
              <w:spacing w:after="0" w:lineRule="auto"/>
              <w:ind w:left="13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A069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000000" w:space="0" w:sz="0" w:val="nil"/>
              <w:right w:color="ffffff" w:space="0" w:sz="8" w:val="single"/>
            </w:tcBorders>
            <w:shd w:fill="70ad47" w:val="clear"/>
          </w:tcPr>
          <w:p w:rsidR="00000000" w:rsidDel="00000000" w:rsidP="00000000" w:rsidRDefault="00000000" w:rsidRPr="00000000" w14:paraId="0000015A">
            <w:pPr>
              <w:spacing w:after="0" w:lineRule="auto"/>
              <w:ind w:left="13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LD 069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000000" w:space="0" w:sz="0" w:val="nil"/>
              <w:right w:color="ffffff" w:space="0" w:sz="8" w:val="single"/>
            </w:tcBorders>
            <w:shd w:fill="70ad47" w:val="clear"/>
            <w:vAlign w:val="center"/>
          </w:tcPr>
          <w:p w:rsidR="00000000" w:rsidDel="00000000" w:rsidP="00000000" w:rsidRDefault="00000000" w:rsidRPr="00000000" w14:paraId="0000015B">
            <w:pPr>
              <w:spacing w:after="252" w:lineRule="auto"/>
              <w:ind w:left="41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Запись значения ячейки 069 в аккумулятор, старт программы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spacing w:after="0" w:lineRule="auto"/>
              <w:ind w:left="13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Старт AC = 069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7" w:hRule="atLeast"/>
          <w:tblHeader w:val="0"/>
        </w:trPr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ffffff" w:space="0" w:sz="8" w:val="single"/>
            </w:tcBorders>
            <w:vAlign w:val="center"/>
          </w:tcPr>
          <w:p w:rsidR="00000000" w:rsidDel="00000000" w:rsidP="00000000" w:rsidRDefault="00000000" w:rsidRPr="00000000" w14:paraId="0000015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ffffff" w:space="0" w:sz="8" w:val="single"/>
            </w:tcBorders>
            <w:vAlign w:val="center"/>
          </w:tcPr>
          <w:p w:rsidR="00000000" w:rsidDel="00000000" w:rsidP="00000000" w:rsidRDefault="00000000" w:rsidRPr="00000000" w14:paraId="0000015E">
            <w:pPr>
              <w:spacing w:after="0" w:lineRule="auto"/>
              <w:ind w:left="13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6068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ffffff" w:space="0" w:sz="8" w:val="single"/>
            </w:tcBorders>
            <w:vAlign w:val="center"/>
          </w:tcPr>
          <w:p w:rsidR="00000000" w:rsidDel="00000000" w:rsidP="00000000" w:rsidRDefault="00000000" w:rsidRPr="00000000" w14:paraId="0000015F">
            <w:pPr>
              <w:spacing w:after="0" w:lineRule="auto"/>
              <w:ind w:left="13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SUB 068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ffffff" w:space="0" w:sz="8" w:val="single"/>
            </w:tcBorders>
            <w:vAlign w:val="center"/>
          </w:tcPr>
          <w:p w:rsidR="00000000" w:rsidDel="00000000" w:rsidP="00000000" w:rsidRDefault="00000000" w:rsidRPr="00000000" w14:paraId="00000160">
            <w:pPr>
              <w:spacing w:after="252" w:lineRule="auto"/>
              <w:ind w:left="41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Вычитание ячейки 066 из аккумулятора и запись в аккумулятор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spacing w:after="0" w:lineRule="auto"/>
              <w:ind w:left="13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АС = 069 - 068</w:t>
            </w:r>
          </w:p>
        </w:tc>
      </w:tr>
      <w:tr>
        <w:trPr>
          <w:cantSplit w:val="0"/>
          <w:trHeight w:val="537" w:hRule="atLeast"/>
          <w:tblHeader w:val="0"/>
        </w:trPr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ffffff" w:space="0" w:sz="8" w:val="single"/>
            </w:tcBorders>
            <w:vAlign w:val="center"/>
          </w:tcPr>
          <w:p w:rsidR="00000000" w:rsidDel="00000000" w:rsidP="00000000" w:rsidRDefault="00000000" w:rsidRPr="00000000" w14:paraId="0000016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ffffff" w:space="0" w:sz="8" w:val="single"/>
            </w:tcBorders>
            <w:vAlign w:val="center"/>
          </w:tcPr>
          <w:p w:rsidR="00000000" w:rsidDel="00000000" w:rsidP="00000000" w:rsidRDefault="00000000" w:rsidRPr="00000000" w14:paraId="00000163">
            <w:pPr>
              <w:spacing w:after="0" w:lineRule="auto"/>
              <w:ind w:left="13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ffffff" w:space="0" w:sz="8" w:val="single"/>
            </w:tcBorders>
            <w:vAlign w:val="center"/>
          </w:tcPr>
          <w:p w:rsidR="00000000" w:rsidDel="00000000" w:rsidP="00000000" w:rsidRDefault="00000000" w:rsidRPr="00000000" w14:paraId="00000164">
            <w:pPr>
              <w:spacing w:after="0" w:lineRule="auto"/>
              <w:ind w:left="13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 067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ffffff" w:space="0" w:sz="8" w:val="single"/>
            </w:tcBorders>
            <w:vAlign w:val="center"/>
          </w:tcPr>
          <w:p w:rsidR="00000000" w:rsidDel="00000000" w:rsidP="00000000" w:rsidRDefault="00000000" w:rsidRPr="00000000" w14:paraId="00000165">
            <w:pPr>
              <w:spacing w:after="252" w:lineRule="auto"/>
              <w:ind w:left="41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Вычитание ячейки 066 из аккумулятора и запись в аккумулятор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spacing w:after="0" w:lineRule="auto"/>
              <w:ind w:left="13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АС = (069 - 068) | 067</w:t>
            </w:r>
          </w:p>
          <w:p w:rsidR="00000000" w:rsidDel="00000000" w:rsidP="00000000" w:rsidRDefault="00000000" w:rsidRPr="00000000" w14:paraId="00000167">
            <w:pPr>
              <w:spacing w:after="0" w:lineRule="auto"/>
              <w:ind w:left="13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7" w:hRule="atLeast"/>
          <w:tblHeader w:val="0"/>
        </w:trPr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ffffff" w:space="0" w:sz="8" w:val="single"/>
            </w:tcBorders>
          </w:tcPr>
          <w:p w:rsidR="00000000" w:rsidDel="00000000" w:rsidP="00000000" w:rsidRDefault="00000000" w:rsidRPr="00000000" w14:paraId="0000016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ffffff" w:space="0" w:sz="8" w:val="single"/>
            </w:tcBorders>
          </w:tcPr>
          <w:p w:rsidR="00000000" w:rsidDel="00000000" w:rsidP="00000000" w:rsidRDefault="00000000" w:rsidRPr="00000000" w14:paraId="00000169">
            <w:pPr>
              <w:spacing w:after="0" w:lineRule="auto"/>
              <w:ind w:left="13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E06F</w:t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ffffff" w:space="0" w:sz="8" w:val="single"/>
            </w:tcBorders>
          </w:tcPr>
          <w:p w:rsidR="00000000" w:rsidDel="00000000" w:rsidP="00000000" w:rsidRDefault="00000000" w:rsidRPr="00000000" w14:paraId="0000016A">
            <w:pPr>
              <w:spacing w:after="0" w:lineRule="auto"/>
              <w:ind w:left="13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 06F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ffffff" w:space="0" w:sz="8" w:val="single"/>
            </w:tcBorders>
            <w:vAlign w:val="center"/>
          </w:tcPr>
          <w:p w:rsidR="00000000" w:rsidDel="00000000" w:rsidP="00000000" w:rsidRDefault="00000000" w:rsidRPr="00000000" w14:paraId="0000016B">
            <w:pPr>
              <w:spacing w:after="276" w:line="238" w:lineRule="auto"/>
              <w:ind w:left="1972" w:hanging="1972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Сохранение значения аккумулятора в ячейку 06F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1" w:hRule="atLeast"/>
          <w:tblHeader w:val="0"/>
        </w:trPr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ffffff" w:space="0" w:sz="8" w:val="single"/>
            </w:tcBorders>
            <w:shd w:fill="c00000" w:val="clear"/>
            <w:vAlign w:val="center"/>
          </w:tcPr>
          <w:p w:rsidR="00000000" w:rsidDel="00000000" w:rsidP="00000000" w:rsidRDefault="00000000" w:rsidRPr="00000000" w14:paraId="0000016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ffffff" w:space="0" w:sz="8" w:val="single"/>
            </w:tcBorders>
            <w:shd w:fill="c00000" w:val="clear"/>
            <w:vAlign w:val="center"/>
          </w:tcPr>
          <w:p w:rsidR="00000000" w:rsidDel="00000000" w:rsidP="00000000" w:rsidRDefault="00000000" w:rsidRPr="00000000" w14:paraId="0000016D">
            <w:pPr>
              <w:spacing w:after="0" w:lineRule="auto"/>
              <w:ind w:left="13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ffffff" w:space="0" w:sz="8" w:val="single"/>
            </w:tcBorders>
            <w:shd w:fill="c00000" w:val="clear"/>
            <w:vAlign w:val="center"/>
          </w:tcPr>
          <w:p w:rsidR="00000000" w:rsidDel="00000000" w:rsidP="00000000" w:rsidRDefault="00000000" w:rsidRPr="00000000" w14:paraId="0000016E">
            <w:pPr>
              <w:spacing w:after="0" w:lineRule="auto"/>
              <w:ind w:left="8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ffffff" w:space="0" w:sz="8" w:val="single"/>
            </w:tcBorders>
            <w:shd w:fill="c00000" w:val="clear"/>
            <w:vAlign w:val="center"/>
          </w:tcPr>
          <w:p w:rsidR="00000000" w:rsidDel="00000000" w:rsidP="00000000" w:rsidRDefault="00000000" w:rsidRPr="00000000" w14:paraId="0000016F">
            <w:pPr>
              <w:spacing w:after="0" w:lineRule="auto"/>
              <w:ind w:left="13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Отключение тактового генератора, остановка программы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1" w:hRule="atLeast"/>
          <w:tblHeader w:val="0"/>
        </w:trPr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ffffff" w:space="0" w:sz="8" w:val="single"/>
            </w:tcBorders>
            <w:vAlign w:val="center"/>
          </w:tcPr>
          <w:p w:rsidR="00000000" w:rsidDel="00000000" w:rsidP="00000000" w:rsidRDefault="00000000" w:rsidRPr="00000000" w14:paraId="0000017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ffffff" w:space="0" w:sz="8" w:val="single"/>
            </w:tcBorders>
            <w:vAlign w:val="center"/>
          </w:tcPr>
          <w:p w:rsidR="00000000" w:rsidDel="00000000" w:rsidP="00000000" w:rsidRDefault="00000000" w:rsidRPr="00000000" w14:paraId="00000171">
            <w:pPr>
              <w:spacing w:after="0" w:lineRule="auto"/>
              <w:ind w:left="13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ffffff" w:space="0" w:sz="8" w:val="single"/>
            </w:tcBorders>
            <w:vAlign w:val="center"/>
          </w:tcPr>
          <w:p w:rsidR="00000000" w:rsidDel="00000000" w:rsidP="00000000" w:rsidRDefault="00000000" w:rsidRPr="00000000" w14:paraId="00000172">
            <w:pPr>
              <w:spacing w:after="0" w:lineRule="auto"/>
              <w:ind w:left="13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ffffff" w:space="0" w:sz="8" w:val="single"/>
            </w:tcBorders>
            <w:vAlign w:val="center"/>
          </w:tcPr>
          <w:p w:rsidR="00000000" w:rsidDel="00000000" w:rsidP="00000000" w:rsidRDefault="00000000" w:rsidRPr="00000000" w14:paraId="00000173">
            <w:pPr>
              <w:spacing w:after="0" w:lineRule="auto"/>
              <w:ind w:left="13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Результат 06E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4">
      <w:pPr>
        <w:pStyle w:val="Heading1"/>
        <w:ind w:left="-5" w:firstLine="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Трассировка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программы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с наименьшим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количеством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команд</w:t>
      </w:r>
    </w:p>
    <w:tbl>
      <w:tblPr>
        <w:tblStyle w:val="Table4"/>
        <w:tblW w:w="10081.0" w:type="dxa"/>
        <w:jc w:val="left"/>
        <w:tblInd w:w="-302.0" w:type="dxa"/>
        <w:tblLayout w:type="fixed"/>
        <w:tblLook w:val="0400"/>
      </w:tblPr>
      <w:tblGrid>
        <w:gridCol w:w="916"/>
        <w:gridCol w:w="867"/>
        <w:gridCol w:w="534"/>
        <w:gridCol w:w="1094"/>
        <w:gridCol w:w="774"/>
        <w:gridCol w:w="857"/>
        <w:gridCol w:w="660"/>
        <w:gridCol w:w="733"/>
        <w:gridCol w:w="793"/>
        <w:gridCol w:w="921"/>
        <w:gridCol w:w="1218"/>
        <w:gridCol w:w="714"/>
        <w:tblGridChange w:id="0">
          <w:tblGrid>
            <w:gridCol w:w="916"/>
            <w:gridCol w:w="867"/>
            <w:gridCol w:w="534"/>
            <w:gridCol w:w="1094"/>
            <w:gridCol w:w="774"/>
            <w:gridCol w:w="857"/>
            <w:gridCol w:w="660"/>
            <w:gridCol w:w="733"/>
            <w:gridCol w:w="793"/>
            <w:gridCol w:w="921"/>
            <w:gridCol w:w="1218"/>
            <w:gridCol w:w="714"/>
          </w:tblGrid>
        </w:tblGridChange>
      </w:tblGrid>
      <w:tr>
        <w:trPr>
          <w:cantSplit w:val="0"/>
          <w:trHeight w:val="253" w:hRule="atLeast"/>
          <w:tblHeader w:val="0"/>
        </w:trPr>
        <w:tc>
          <w:tcPr>
            <w:gridSpan w:val="2"/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5">
            <w:pPr>
              <w:spacing w:after="0" w:lineRule="auto"/>
              <w:ind w:left="327" w:hanging="273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Выполненная команда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8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Содержание аккумуляторов процессора после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F">
            <w:pPr>
              <w:spacing w:after="0" w:line="238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Ячейка, содержимое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которой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spacing w:after="0" w:lineRule="auto"/>
              <w:ind w:left="15" w:hanging="15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изменилось после выполнения команды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88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7">
            <w:pPr>
              <w:spacing w:after="0" w:lineRule="auto"/>
              <w:ind w:left="20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выполнения команды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F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Адрес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0">
            <w:pPr>
              <w:spacing w:after="0" w:lineRule="auto"/>
              <w:ind w:left="102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1">
            <w:pPr>
              <w:spacing w:after="0" w:lineRule="auto"/>
              <w:ind w:left="10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2">
            <w:pPr>
              <w:spacing w:after="0" w:lineRule="auto"/>
              <w:ind w:left="28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3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4">
            <w:pPr>
              <w:spacing w:after="0" w:lineRule="auto"/>
              <w:ind w:left="11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5">
            <w:pPr>
              <w:spacing w:after="0" w:lineRule="auto"/>
              <w:ind w:left="4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6">
            <w:pPr>
              <w:spacing w:after="0" w:lineRule="auto"/>
              <w:ind w:left="8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7">
            <w:pPr>
              <w:spacing w:after="0" w:lineRule="auto"/>
              <w:ind w:left="11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8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NZVC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9">
            <w:pPr>
              <w:spacing w:after="0" w:lineRule="auto"/>
              <w:ind w:left="13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Адрес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9A">
            <w:pPr>
              <w:spacing w:after="0" w:lineRule="auto"/>
              <w:ind w:left="178" w:hanging="178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Новый код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9B">
            <w:pPr>
              <w:spacing w:after="0" w:lineRule="auto"/>
              <w:ind w:left="13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9C">
            <w:pPr>
              <w:spacing w:after="0" w:lineRule="auto"/>
              <w:ind w:left="5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A069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9D">
            <w:pPr>
              <w:spacing w:after="0" w:lineRule="auto"/>
              <w:ind w:left="2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9E">
            <w:pPr>
              <w:spacing w:after="0" w:lineRule="auto"/>
              <w:ind w:left="20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A069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9F">
            <w:pPr>
              <w:spacing w:after="0" w:lineRule="auto"/>
              <w:ind w:left="2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0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tl w:val="0"/>
              </w:rPr>
              <w:t xml:space="preserve">8F3C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1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2">
            <w:pPr>
              <w:spacing w:after="0" w:lineRule="auto"/>
              <w:ind w:left="6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3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8F3C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4">
            <w:pPr>
              <w:spacing w:after="0" w:lineRule="auto"/>
              <w:ind w:left="8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7">
            <w:pPr>
              <w:spacing w:after="0" w:lineRule="auto"/>
              <w:ind w:left="13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8">
            <w:pPr>
              <w:spacing w:after="0" w:lineRule="auto"/>
              <w:ind w:left="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6068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9">
            <w:pPr>
              <w:spacing w:after="0" w:lineRule="auto"/>
              <w:ind w:left="2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A">
            <w:pPr>
              <w:spacing w:after="0" w:lineRule="auto"/>
              <w:ind w:left="159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6068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B">
            <w:pPr>
              <w:spacing w:after="0" w:lineRule="auto"/>
              <w:ind w:left="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C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825F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D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E">
            <w:pPr>
              <w:spacing w:after="0" w:lineRule="auto"/>
              <w:ind w:left="6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F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0CDD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0">
            <w:pPr>
              <w:spacing w:after="0" w:lineRule="auto"/>
              <w:ind w:left="8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3">
            <w:pPr>
              <w:spacing w:after="0" w:lineRule="auto"/>
              <w:ind w:left="13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4">
            <w:pPr>
              <w:spacing w:after="0" w:lineRule="auto"/>
              <w:ind w:left="33" w:firstLine="0"/>
              <w:rPr/>
            </w:pPr>
            <w:r w:rsidDel="00000000" w:rsidR="00000000" w:rsidRPr="00000000">
              <w:rPr>
                <w:rtl w:val="0"/>
              </w:rPr>
              <w:t xml:space="preserve">3067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5">
            <w:pPr>
              <w:spacing w:after="0" w:lineRule="auto"/>
              <w:ind w:left="2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6">
            <w:pPr>
              <w:spacing w:after="0" w:lineRule="auto"/>
              <w:ind w:left="185" w:firstLine="0"/>
              <w:rPr/>
            </w:pPr>
            <w:r w:rsidDel="00000000" w:rsidR="00000000" w:rsidRPr="00000000">
              <w:rPr>
                <w:rtl w:val="0"/>
              </w:rPr>
              <w:t xml:space="preserve">3067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7">
            <w:pPr>
              <w:spacing w:after="0" w:lineRule="auto"/>
              <w:ind w:left="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8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0CDD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9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A">
            <w:pPr>
              <w:spacing w:after="0" w:lineRule="auto"/>
              <w:ind w:left="8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B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0FDF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C">
            <w:pPr>
              <w:spacing w:after="0" w:lineRule="auto"/>
              <w:ind w:left="8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D">
            <w:pPr>
              <w:spacing w:after="0" w:lineRule="auto"/>
              <w:ind w:left="26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E">
            <w:pPr>
              <w:spacing w:after="0" w:lineRule="auto"/>
              <w:ind w:left="10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F">
            <w:pPr>
              <w:spacing w:after="0" w:lineRule="auto"/>
              <w:ind w:left="13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C0">
            <w:pPr>
              <w:spacing w:after="0" w:lineRule="auto"/>
              <w:ind w:left="3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E065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C1">
            <w:pPr>
              <w:spacing w:after="0" w:lineRule="auto"/>
              <w:ind w:left="2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C2">
            <w:pPr>
              <w:spacing w:after="0" w:lineRule="auto"/>
              <w:ind w:left="18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E065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C3">
            <w:pPr>
              <w:spacing w:after="0" w:lineRule="auto"/>
              <w:ind w:left="2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C4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0FDF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C5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C6">
            <w:pPr>
              <w:spacing w:after="0" w:lineRule="auto"/>
              <w:ind w:left="6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C7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0FDF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C8">
            <w:pPr>
              <w:spacing w:after="0" w:lineRule="auto"/>
              <w:ind w:left="8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C9">
            <w:pPr>
              <w:spacing w:after="0" w:lineRule="auto"/>
              <w:ind w:left="26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CA">
            <w:pPr>
              <w:spacing w:after="0" w:lineRule="auto"/>
              <w:ind w:left="10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0FDF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CB">
            <w:pPr>
              <w:spacing w:after="0" w:lineRule="auto"/>
              <w:ind w:left="13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CC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CD">
            <w:pPr>
              <w:spacing w:after="0" w:lineRule="auto"/>
              <w:ind w:left="2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CE">
            <w:pPr>
              <w:spacing w:after="0" w:lineRule="auto"/>
              <w:ind w:left="192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CF">
            <w:pPr>
              <w:spacing w:after="0" w:lineRule="auto"/>
              <w:ind w:left="2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D0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D1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D2">
            <w:pPr>
              <w:spacing w:after="0" w:lineRule="auto"/>
              <w:ind w:left="6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D3">
            <w:pPr>
              <w:spacing w:after="0" w:lineRule="auto"/>
              <w:ind w:left="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0FDF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D4">
            <w:pPr>
              <w:spacing w:after="0" w:lineRule="auto"/>
              <w:ind w:left="8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D5">
            <w:pPr>
              <w:spacing w:after="0" w:lineRule="auto"/>
              <w:ind w:left="26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D6">
            <w:pPr>
              <w:spacing w:after="0" w:lineRule="auto"/>
              <w:ind w:left="10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7">
      <w:pPr>
        <w:pStyle w:val="Heading1"/>
        <w:ind w:left="-5" w:firstLine="0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1D8">
      <w:pPr>
        <w:spacing w:after="1369" w:line="269" w:lineRule="auto"/>
        <w:ind w:left="-15" w:firstLine="8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процессе выполнения лабораторной работы мною была изучена работа БЭВМ, её состав, структура, принципы функционирования на уровне машинных команд, а также сама система команд БЭВМ.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294" w:lineRule="auto"/>
        <w:ind w:left="-5" w:hanging="10"/>
        <w:rPr/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Список</w:t>
      </w:r>
      <w:r w:rsidDel="00000000" w:rsidR="00000000" w:rsidRPr="00000000">
        <w:rPr>
          <w:b w:val="1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литературы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numPr>
          <w:ilvl w:val="0"/>
          <w:numId w:val="1"/>
        </w:numPr>
        <w:spacing w:after="35" w:line="269" w:lineRule="auto"/>
        <w:ind w:left="240" w:hanging="24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С.В. Клименков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csbasics#labs [В Интернете] // se.ifmo.ru. https://se.ifmo.ru/courses/csbasics#labs.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0"/>
          <w:numId w:val="1"/>
        </w:numPr>
        <w:spacing w:after="34" w:line="269" w:lineRule="auto"/>
        <w:ind w:left="240" w:hanging="24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В.В. Кирилов А.А. Приблуда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Меттодические указания к лаборатторным работам по курсу "Основы профессиональной деятельности" [Книга]. - СПб : СПбГУ ИТМО.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numPr>
          <w:ilvl w:val="0"/>
          <w:numId w:val="1"/>
        </w:numPr>
        <w:spacing w:after="3" w:line="269" w:lineRule="auto"/>
        <w:ind w:left="240" w:hanging="24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В.В. Кирилов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Архитекттура базовой ЭВМ [Книга]. - СПб : СПбГУ ИТМО, 2010.</w:t>
      </w:r>
      <w:r w:rsidDel="00000000" w:rsidR="00000000" w:rsidRPr="00000000">
        <w:rPr>
          <w:rtl w:val="0"/>
        </w:rPr>
      </w:r>
    </w:p>
    <w:sectPr>
      <w:footerReference r:id="rId12" w:type="default"/>
      <w:footerReference r:id="rId13" w:type="first"/>
      <w:footerReference r:id="rId14" w:type="even"/>
      <w:pgSz w:h="16840" w:w="11920" w:orient="portrait"/>
      <w:pgMar w:bottom="1627" w:top="1507" w:left="1440" w:right="1454" w:header="720" w:footer="699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Nino Tkeshelashvili" w:id="0" w:date="2023-12-07T07:41:55Z"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066 = -607 (10)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069 = -3900 (10)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068 = 0F0F (16)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1E2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Times New Roman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D">
    <w:pPr>
      <w:spacing w:after="0" w:lineRule="auto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E">
    <w:pPr>
      <w:spacing w:after="0" w:lineRule="auto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F">
    <w:pPr>
      <w:spacing w:after="0" w:lineRule="auto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240" w:hanging="24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10" w:right="0" w:hanging="1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" w:before="0" w:line="257" w:lineRule="auto"/>
      <w:ind w:left="10" w:right="0" w:hanging="1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41.0" w:type="dxa"/>
        <w:left w:w="105.0" w:type="dxa"/>
        <w:bottom w:w="0.0" w:type="dxa"/>
        <w:right w:w="113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footer" Target="footer3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ehN8EGw+SBnvf3zgsNAztDJU9A==">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